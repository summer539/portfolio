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测试文档：修订与批注</w:t>
      </w:r>
    </w:p>
    <w:p>
      <w:r>
        <w:t xml:space="preserve">本制度第一条规定：采购金额超过</w:t>
      </w:r>
      <w:del w:id="1" w:author="法务审核" w:date="2026-08-23T10:00:00Z">
        <w:r>
          <w:delText>五十万元</w:delText>
        </w:r>
      </w:del>
      <w:ins w:id="2" w:author="法务审核" w:date="2026-08-23T10:01:00Z">
        <w:r>
          <w:t>二百万元</w:t>
        </w:r>
      </w:ins>
      <w:r>
        <w:t xml:space="preserve">的，应当进行招标。</w:t>
      </w:r>
    </w:p>
    <w:p>
      <w:commentRangeStart w:id="0"/>
      <w:r>
        <w:t>试用期最长不得超过六个月</w:t>
      </w:r>
      <w:commentRangeEnd w:id="0"/>
      <w:r>
        <w:commentReference w:id="0"/>
      </w:r>
    </w:p>
    <w:p>
      <w:r>
        <w:t>本规定自发布之日起施行。</w:t>
      </w:r>
    </w:p>
  </w:body>
</w:document>
</file>

<file path=word/comments.xml><?xml version="1.0" encoding="utf-8"?>
<w:comments xmlns:w="http://schemas.openxmlformats.org/wordprocessingml/2006/main">
  <w:comment w:id="0" w:author="合规专员" w:date="2026-08-23T09:30:00Z" w:initials="HG">
    <w:p>
      <w:r>
        <w:t>该处试用期表述与《劳动合同法》第十九条冲突，建议改为"三年以上固定期限合同不得超过六个月"。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  <w:pPr>
      <w:outline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